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20" w:before="480" w:line="24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GROUP 02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20" w:before="480" w:line="240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 </w:t>
      </w:r>
      <w:r w:rsidDel="00000000" w:rsidR="00000000" w:rsidRPr="00000000">
        <w:rPr>
          <w:b w:val="1"/>
          <w:sz w:val="58"/>
          <w:szCs w:val="58"/>
          <w:rtl w:val="0"/>
        </w:rPr>
        <w:t xml:space="preserve">Hệ thống học tiếng Anh - </w:t>
      </w:r>
      <w:r w:rsidDel="00000000" w:rsidR="00000000" w:rsidRPr="00000000">
        <w:rPr>
          <w:b w:val="1"/>
          <w:sz w:val="58"/>
          <w:szCs w:val="58"/>
          <w:rtl w:val="0"/>
        </w:rPr>
        <w:t xml:space="preserve">4Lingo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-406399</wp:posOffset>
                </wp:positionH>
                <wp:positionV relativeFrom="paragraph">
                  <wp:posOffset>177800</wp:posOffset>
                </wp:positionV>
                <wp:extent cx="6817995" cy="1607820"/>
                <wp:effectExtent b="0" l="0" r="0" t="0"/>
                <wp:wrapNone/>
                <wp:docPr id="30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941765" y="2980853"/>
                          <a:ext cx="6808470" cy="159829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96"/>
                                <w:vertAlign w:val="baseline"/>
                              </w:rPr>
                              <w:t xml:space="preserve">TÀI LIỆU THIẾT KẾ</w:t>
                            </w:r>
                          </w:p>
                        </w:txbxContent>
                      </wps:txbx>
                      <wps:bodyPr anchorCtr="0" anchor="ctr" bIns="34300" lIns="68600" spcFirstLastPara="1" rIns="68600" wrap="square" tIns="343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-406399</wp:posOffset>
                </wp:positionH>
                <wp:positionV relativeFrom="paragraph">
                  <wp:posOffset>177800</wp:posOffset>
                </wp:positionV>
                <wp:extent cx="6817995" cy="1607820"/>
                <wp:effectExtent b="0" l="0" r="0" t="0"/>
                <wp:wrapNone/>
                <wp:docPr id="309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17995" cy="16078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b w:val="1"/>
          <w:i w:val="1"/>
          <w:color w:val="00b0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i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-303529</wp:posOffset>
            </wp:positionH>
            <wp:positionV relativeFrom="paragraph">
              <wp:posOffset>349250</wp:posOffset>
            </wp:positionV>
            <wp:extent cx="889000" cy="700405"/>
            <wp:effectExtent b="0" l="0" r="0" t="0"/>
            <wp:wrapNone/>
            <wp:docPr descr="C:\Users\tdqua_000\Dropbox\SS-Slides\DeCuong-CDIO\Template CDIO v4.2\Templates\Hinh anh\LogoTruong.png" id="313" name="image1.png"/>
            <a:graphic>
              <a:graphicData uri="http://schemas.openxmlformats.org/drawingml/2006/picture">
                <pic:pic>
                  <pic:nvPicPr>
                    <pic:cNvPr descr="C:\Users\tdqua_000\Dropbox\SS-Slides\DeCuong-CDIO\Template CDIO v4.2\Templates\Hinh anh\LogoTruong.png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7004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0</wp:posOffset>
                </wp:positionV>
                <wp:extent cx="2902585" cy="1061085"/>
                <wp:effectExtent b="0" l="0" r="0" t="0"/>
                <wp:wrapNone/>
                <wp:docPr id="30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899470" y="3254220"/>
                          <a:ext cx="2893060" cy="105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Bộ môn Công nghệ phần mềm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Khoa Công nghệ thông tin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Đại học Khoa học tự nhiên TP HCM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0</wp:posOffset>
                </wp:positionV>
                <wp:extent cx="2902585" cy="1061085"/>
                <wp:effectExtent b="0" l="0" r="0" t="0"/>
                <wp:wrapNone/>
                <wp:docPr id="308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02585" cy="10610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9">
      <w:pPr>
        <w:rPr/>
        <w:sectPr>
          <w:pgSz w:h="15840" w:w="12240" w:orient="portrait"/>
          <w:pgMar w:bottom="1440" w:top="1440" w:left="1440" w:right="90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color w:val="0070c0"/>
          <w:sz w:val="60"/>
          <w:szCs w:val="60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color w:val="0070c0"/>
          <w:sz w:val="60"/>
          <w:szCs w:val="60"/>
          <w:rtl w:val="0"/>
        </w:rPr>
        <w:t xml:space="preserve">MỤC LỤC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  <w:tab w:val="left" w:leader="none" w:pos="432"/>
            </w:tabs>
            <w:spacing w:after="0" w:before="0" w:line="360" w:lineRule="auto"/>
            <w:ind w:left="0" w:right="0" w:firstLine="0"/>
            <w:jc w:val="both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5,5,"</w:instrText>
            <w:fldChar w:fldCharType="separate"/>
          </w:r>
          <w:hyperlink w:anchor="_heading=h.30j0zll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heading=h.30j0zl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Bảng đánh giá thành viên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  <w:tab w:val="left" w:leader="none" w:pos="432"/>
            </w:tabs>
            <w:spacing w:after="0" w:before="0" w:line="360" w:lineRule="auto"/>
            <w:ind w:left="0" w:right="0" w:firstLine="0"/>
            <w:jc w:val="both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heading=h.1fob9te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Mô hình quan niệm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  <w:tab w:val="left" w:leader="none" w:pos="432"/>
            </w:tabs>
            <w:spacing w:after="0" w:before="0" w:line="360" w:lineRule="auto"/>
            <w:ind w:left="0" w:right="0" w:firstLine="0"/>
            <w:jc w:val="both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hyperlink>
          <w:hyperlink w:anchor="_heading=h.3znysh7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Thiết kế kiến trúc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  <w:tab w:val="left" w:leader="none" w:pos="432"/>
            </w:tabs>
            <w:spacing w:after="0" w:before="0" w:line="360" w:lineRule="auto"/>
            <w:ind w:left="0" w:right="0" w:firstLine="0"/>
            <w:jc w:val="both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hyperlink>
          <w:hyperlink w:anchor="_heading=h.2et92p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Thiết kế dữ liệu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9350"/>
            </w:tabs>
            <w:spacing w:after="0" w:before="0" w:line="360" w:lineRule="auto"/>
            <w:ind w:left="216" w:right="0" w:firstLine="0"/>
            <w:jc w:val="both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heading=h.tyjcw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Sơ đồ dữ liệu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9350"/>
            </w:tabs>
            <w:spacing w:after="0" w:before="0" w:line="360" w:lineRule="auto"/>
            <w:ind w:left="216" w:right="0" w:firstLine="0"/>
            <w:jc w:val="both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heading=h.3dy6vk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Đặc tả dữ liệu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rPr/>
        <w:sectPr>
          <w:headerReference r:id="rId10" w:type="default"/>
          <w:footerReference r:id="rId11" w:type="default"/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  <w:color w:val="548dd4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  <w:color w:val="0070c0"/>
          <w:sz w:val="80"/>
          <w:szCs w:val="80"/>
        </w:rPr>
      </w:pPr>
      <w:r w:rsidDel="00000000" w:rsidR="00000000" w:rsidRPr="00000000">
        <w:rPr>
          <w:b w:val="1"/>
          <w:color w:val="0070c0"/>
          <w:sz w:val="80"/>
          <w:szCs w:val="80"/>
          <w:rtl w:val="0"/>
        </w:rPr>
        <w:t xml:space="preserve">TÀI LIỆU THIẾT KẾ</w:t>
      </w:r>
    </w:p>
    <w:p w:rsidR="00000000" w:rsidDel="00000000" w:rsidP="00000000" w:rsidRDefault="00000000" w:rsidRPr="00000000" w14:paraId="00000025">
      <w:pPr>
        <w:jc w:val="center"/>
        <w:rPr>
          <w:b w:val="1"/>
          <w:color w:val="548dd4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Tài liệu tập trung vào các chủ đề: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Cambria" w:cs="Cambria" w:eastAsia="Cambria" w:hAnsi="Cambria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Tạo ra tài liệu thiết kế phần mềm.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Cambria" w:cs="Cambria" w:eastAsia="Cambria" w:hAnsi="Cambria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Hoàn chỉnh tài liệu thiết kế phần mềm với các nội dung: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Cambria" w:cs="Cambria" w:eastAsia="Cambria" w:hAnsi="Cambria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Mô hình quan niệm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Cambria" w:cs="Cambria" w:eastAsia="Cambria" w:hAnsi="Cambria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Thiết kế kiến trúc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Cambria" w:cs="Cambria" w:eastAsia="Cambria" w:hAnsi="Cambria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Thiết kế dữ liệu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Cambria" w:cs="Cambria" w:eastAsia="Cambria" w:hAnsi="Cambria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Thiết kế giao diện người dùng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Cambria" w:cs="Cambria" w:eastAsia="Cambria" w:hAnsi="Cambria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Đọc hiểu tài liệu thiết kế phần mềm.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leader="none" w:pos="3030"/>
        </w:tabs>
        <w:rPr/>
        <w:sectPr>
          <w:headerReference r:id="rId12" w:type="default"/>
          <w:footerReference r:id="rId13" w:type="default"/>
          <w:type w:val="nextPage"/>
          <w:pgSz w:h="15840" w:w="12240" w:orient="portrait"/>
          <w:pgMar w:bottom="1080" w:top="1080" w:left="1080" w:right="108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9"/>
        </w:numPr>
        <w:ind w:left="432" w:hanging="43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Bảng đánh giá thành viên</w:t>
      </w:r>
      <w:r w:rsidDel="00000000" w:rsidR="00000000" w:rsidRPr="00000000">
        <w:rPr>
          <w:rtl w:val="0"/>
        </w:rPr>
      </w:r>
    </w:p>
    <w:tbl>
      <w:tblPr>
        <w:tblStyle w:val="Table1"/>
        <w:tblW w:w="9915.0" w:type="dxa"/>
        <w:jc w:val="left"/>
        <w:tblInd w:w="-11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530"/>
        <w:gridCol w:w="2985"/>
        <w:gridCol w:w="3150"/>
        <w:gridCol w:w="2250"/>
        <w:tblGridChange w:id="0">
          <w:tblGrid>
            <w:gridCol w:w="1530"/>
            <w:gridCol w:w="2985"/>
            <w:gridCol w:w="3150"/>
            <w:gridCol w:w="22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48dd4" w:val="clear"/>
          </w:tcPr>
          <w:p w:rsidR="00000000" w:rsidDel="00000000" w:rsidP="00000000" w:rsidRDefault="00000000" w:rsidRPr="00000000" w14:paraId="00000031">
            <w:pPr>
              <w:keepLines w:val="1"/>
              <w:spacing w:after="120" w:before="100" w:line="276" w:lineRule="auto"/>
              <w:jc w:val="left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MSSV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48dd4" w:val="clear"/>
          </w:tcPr>
          <w:p w:rsidR="00000000" w:rsidDel="00000000" w:rsidP="00000000" w:rsidRDefault="00000000" w:rsidRPr="00000000" w14:paraId="00000032">
            <w:pPr>
              <w:keepLines w:val="1"/>
              <w:spacing w:after="120" w:before="100" w:line="276" w:lineRule="auto"/>
              <w:jc w:val="left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Họ Tên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48dd4" w:val="clear"/>
          </w:tcPr>
          <w:p w:rsidR="00000000" w:rsidDel="00000000" w:rsidP="00000000" w:rsidRDefault="00000000" w:rsidRPr="00000000" w14:paraId="00000033">
            <w:pPr>
              <w:keepLines w:val="1"/>
              <w:spacing w:after="120" w:before="100" w:line="276" w:lineRule="auto"/>
              <w:jc w:val="left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% đóng góp (</w:t>
            </w: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tối đa 100%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548dd4" w:val="clear"/>
          </w:tcPr>
          <w:p w:rsidR="00000000" w:rsidDel="00000000" w:rsidP="00000000" w:rsidRDefault="00000000" w:rsidRPr="00000000" w14:paraId="00000034">
            <w:pPr>
              <w:keepLines w:val="1"/>
              <w:spacing w:after="120" w:before="100" w:line="276" w:lineRule="auto"/>
              <w:jc w:val="left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Chữ ký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5">
            <w:pPr>
              <w:keepLines w:val="1"/>
              <w:spacing w:after="120" w:before="100" w:line="276" w:lineRule="auto"/>
              <w:jc w:val="left"/>
              <w:rPr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21120017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6">
            <w:pPr>
              <w:keepLines w:val="1"/>
              <w:spacing w:after="120" w:before="100" w:line="276" w:lineRule="auto"/>
              <w:jc w:val="left"/>
              <w:rPr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Dương Minh Lợi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7">
            <w:pPr>
              <w:keepLines w:val="1"/>
              <w:spacing w:after="120" w:before="100" w:line="276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100%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8">
            <w:pPr>
              <w:keepLines w:val="1"/>
              <w:spacing w:after="120" w:before="100" w:line="276" w:lineRule="auto"/>
              <w:jc w:val="left"/>
              <w:rPr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9">
            <w:pPr>
              <w:keepLines w:val="1"/>
              <w:spacing w:after="120" w:before="100" w:line="276" w:lineRule="auto"/>
              <w:jc w:val="left"/>
              <w:rPr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21120028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A">
            <w:pPr>
              <w:keepLines w:val="1"/>
              <w:spacing w:after="120" w:before="100" w:line="276" w:lineRule="auto"/>
              <w:jc w:val="left"/>
              <w:rPr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Nguyễn Phúc Tân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B">
            <w:pPr>
              <w:keepLines w:val="1"/>
              <w:spacing w:after="120" w:before="100" w:line="276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100%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C">
            <w:pPr>
              <w:keepLines w:val="1"/>
              <w:spacing w:after="120" w:before="100" w:line="276" w:lineRule="auto"/>
              <w:jc w:val="left"/>
              <w:rPr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D">
            <w:pPr>
              <w:keepLines w:val="1"/>
              <w:spacing w:after="120" w:before="100" w:line="276" w:lineRule="auto"/>
              <w:jc w:val="left"/>
              <w:rPr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21120350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E">
            <w:pPr>
              <w:keepLines w:val="1"/>
              <w:spacing w:after="120" w:before="100" w:line="276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Nguyễn Quốc Trung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F">
            <w:pPr>
              <w:keepLines w:val="1"/>
              <w:spacing w:after="120" w:before="100" w:line="276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100%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0">
            <w:pPr>
              <w:keepLines w:val="1"/>
              <w:spacing w:after="120" w:before="100" w:line="276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1">
            <w:pPr>
              <w:keepLines w:val="1"/>
              <w:spacing w:after="120" w:before="100" w:line="276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21120459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2">
            <w:pPr>
              <w:keepLines w:val="1"/>
              <w:spacing w:after="120" w:before="100" w:line="276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Phan Văn Hoàng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3">
            <w:pPr>
              <w:keepLines w:val="1"/>
              <w:spacing w:after="120" w:before="100" w:line="276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100%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4">
            <w:pPr>
              <w:keepLines w:val="1"/>
              <w:spacing w:after="120" w:before="100" w:line="276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pStyle w:val="Heading1"/>
        <w:ind w:firstLine="432"/>
        <w:rPr>
          <w:b w:val="0"/>
          <w:color w:val="000000"/>
          <w:sz w:val="24"/>
          <w:szCs w:val="24"/>
        </w:rPr>
      </w:pPr>
      <w:bookmarkStart w:colFirst="0" w:colLast="0" w:name="_heading=h.942w605alvoh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numPr>
          <w:ilvl w:val="0"/>
          <w:numId w:val="9"/>
        </w:numPr>
        <w:ind w:left="432" w:hanging="432"/>
        <w:rPr/>
      </w:pPr>
      <w:bookmarkStart w:colFirst="0" w:colLast="0" w:name="_heading=h.1fob9te" w:id="3"/>
      <w:bookmarkEnd w:id="3"/>
      <w:r w:rsidDel="00000000" w:rsidR="00000000" w:rsidRPr="00000000">
        <w:rPr>
          <w:rtl w:val="0"/>
        </w:rPr>
        <w:t xml:space="preserve">Phân chia công việc</w:t>
      </w:r>
    </w:p>
    <w:p w:rsidR="00000000" w:rsidDel="00000000" w:rsidP="00000000" w:rsidRDefault="00000000" w:rsidRPr="00000000" w14:paraId="00000053">
      <w:pPr>
        <w:ind w:left="432" w:firstLine="0"/>
        <w:rPr/>
      </w:pPr>
      <w:r w:rsidDel="00000000" w:rsidR="00000000" w:rsidRPr="00000000">
        <w:rPr>
          <w:rtl w:val="0"/>
        </w:rPr>
        <w:t xml:space="preserve">Quản lý phân chia công việc Jira của nhóm tại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đây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432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600.0" w:type="dxa"/>
        <w:jc w:val="left"/>
        <w:tblInd w:w="432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65"/>
        <w:gridCol w:w="1740"/>
        <w:gridCol w:w="1740"/>
        <w:gridCol w:w="3555"/>
        <w:tblGridChange w:id="0">
          <w:tblGrid>
            <w:gridCol w:w="2565"/>
            <w:gridCol w:w="1740"/>
            <w:gridCol w:w="1740"/>
            <w:gridCol w:w="3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Công việc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Ngày bắt đầu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Ngày kết thúc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Người được phân công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Mô hình quan niệm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11/11/2023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20/11/2023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Nguyễn Phúc Tân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Nguyễn Quốc Trung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Cây phân rã hệ thống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11/11/2023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20/11/2023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Dương Minh Lợi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Phan Văn Hoàng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Kiến trúc tổng quan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21/11/2023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4/12/2023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Dương Minh Lợi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Phan Văn Hoàng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Sơ đồ dữ liệu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21/11/2023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4/12/2023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Nguyễn Quốc Trung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Đặc tả dữ liệu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21/11/2023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4/12/2023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Nguyễn Phúc Tân</w:t>
            </w:r>
          </w:p>
        </w:tc>
      </w:tr>
    </w:tbl>
    <w:p w:rsidR="00000000" w:rsidDel="00000000" w:rsidP="00000000" w:rsidRDefault="00000000" w:rsidRPr="00000000" w14:paraId="00000070">
      <w:pPr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numPr>
          <w:ilvl w:val="0"/>
          <w:numId w:val="9"/>
        </w:numPr>
        <w:rPr/>
      </w:pPr>
      <w:bookmarkStart w:colFirst="0" w:colLast="0" w:name="_heading=h.e1bgvdne25jj" w:id="4"/>
      <w:bookmarkEnd w:id="4"/>
      <w:r w:rsidDel="00000000" w:rsidR="00000000" w:rsidRPr="00000000">
        <w:rPr>
          <w:rtl w:val="0"/>
        </w:rPr>
        <w:t xml:space="preserve">Mô hình quan niệm</w:t>
      </w:r>
    </w:p>
    <w:p w:rsidR="00000000" w:rsidDel="00000000" w:rsidP="00000000" w:rsidRDefault="00000000" w:rsidRPr="00000000" w14:paraId="00000077">
      <w:pPr>
        <w:pStyle w:val="Heading1"/>
        <w:ind w:firstLine="432"/>
        <w:rPr/>
      </w:pPr>
      <w:bookmarkStart w:colFirst="0" w:colLast="0" w:name="_heading=h.44t2op6ljps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i w:val="1"/>
          <w:color w:val="0070c0"/>
        </w:rPr>
        <w:sectPr>
          <w:type w:val="nextPage"/>
          <w:pgSz w:h="15840" w:w="12240" w:orient="portrait"/>
          <w:pgMar w:bottom="1080" w:top="1080" w:left="1080" w:right="10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i w:val="1"/>
          <w:color w:val="0070c0"/>
        </w:rPr>
        <w:sectPr>
          <w:type w:val="nextPage"/>
          <w:pgSz w:h="12240" w:w="15840" w:orient="landscape"/>
          <w:pgMar w:bottom="1080" w:top="1080" w:left="1080" w:right="1080" w:header="720" w:footer="720"/>
        </w:sectPr>
      </w:pPr>
      <w:r w:rsidDel="00000000" w:rsidR="00000000" w:rsidRPr="00000000">
        <w:rPr>
          <w:i w:val="1"/>
          <w:color w:val="0070c0"/>
        </w:rPr>
        <w:drawing>
          <wp:inline distB="114300" distT="114300" distL="114300" distR="114300">
            <wp:extent cx="9248775" cy="5405332"/>
            <wp:effectExtent b="0" l="0" r="0" t="0"/>
            <wp:docPr id="3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8775" cy="5405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i w:val="1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numPr>
          <w:ilvl w:val="0"/>
          <w:numId w:val="9"/>
        </w:numPr>
        <w:ind w:left="432" w:hanging="432"/>
        <w:rPr/>
      </w:pPr>
      <w:bookmarkStart w:colFirst="0" w:colLast="0" w:name="_heading=h.3znysh7" w:id="6"/>
      <w:bookmarkEnd w:id="6"/>
      <w:r w:rsidDel="00000000" w:rsidR="00000000" w:rsidRPr="00000000">
        <w:rPr>
          <w:rtl w:val="0"/>
        </w:rPr>
        <w:t xml:space="preserve">Thiết kế kiến trúc</w:t>
      </w:r>
    </w:p>
    <w:p w:rsidR="00000000" w:rsidDel="00000000" w:rsidP="00000000" w:rsidRDefault="00000000" w:rsidRPr="00000000" w14:paraId="0000007D">
      <w:pPr>
        <w:ind w:left="0" w:firstLine="0"/>
        <w:rPr>
          <w:i w:val="1"/>
          <w:color w:val="0070c0"/>
        </w:rPr>
      </w:pPr>
      <w:r w:rsidDel="00000000" w:rsidR="00000000" w:rsidRPr="00000000">
        <w:rPr>
          <w:i w:val="1"/>
          <w:color w:val="0070c0"/>
          <w:rtl w:val="0"/>
        </w:rPr>
        <w:t xml:space="preserve">Cây phân rã hệ thống:</w:t>
      </w:r>
    </w:p>
    <w:p w:rsidR="00000000" w:rsidDel="00000000" w:rsidP="00000000" w:rsidRDefault="00000000" w:rsidRPr="00000000" w14:paraId="0000007E">
      <w:pPr>
        <w:ind w:left="0" w:firstLine="0"/>
        <w:rPr>
          <w:i w:val="1"/>
          <w:color w:val="0070c0"/>
        </w:rPr>
        <w:sectPr>
          <w:type w:val="nextPage"/>
          <w:pgSz w:h="15840" w:w="12240" w:orient="portrait"/>
          <w:pgMar w:bottom="1080" w:top="1080" w:left="1080" w:right="10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i w:val="1"/>
          <w:color w:val="0070c0"/>
        </w:rPr>
        <w:sectPr>
          <w:type w:val="nextPage"/>
          <w:pgSz w:h="12240" w:w="15840" w:orient="landscape"/>
          <w:pgMar w:bottom="1080" w:top="1080" w:left="1080" w:right="1080" w:header="720" w:footer="720"/>
        </w:sectPr>
      </w:pPr>
      <w:r w:rsidDel="00000000" w:rsidR="00000000" w:rsidRPr="00000000">
        <w:rPr>
          <w:i w:val="1"/>
          <w:color w:val="0070c0"/>
        </w:rPr>
        <w:drawing>
          <wp:inline distB="114300" distT="114300" distL="114300" distR="114300">
            <wp:extent cx="9096375" cy="5519632"/>
            <wp:effectExtent b="0" l="0" r="0" t="0"/>
            <wp:docPr id="3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96375" cy="5519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i w:val="1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i w:val="1"/>
          <w:color w:val="0070c0"/>
        </w:rPr>
      </w:pPr>
      <w:r w:rsidDel="00000000" w:rsidR="00000000" w:rsidRPr="00000000">
        <w:rPr>
          <w:i w:val="1"/>
          <w:color w:val="0070c0"/>
          <w:rtl w:val="0"/>
        </w:rPr>
        <w:t xml:space="preserve">Kiến trúc tổng quan:</w:t>
      </w:r>
    </w:p>
    <w:p w:rsidR="00000000" w:rsidDel="00000000" w:rsidP="00000000" w:rsidRDefault="00000000" w:rsidRPr="00000000" w14:paraId="00000082">
      <w:pPr>
        <w:ind w:left="0" w:firstLine="0"/>
        <w:rPr>
          <w:i w:val="1"/>
          <w:color w:val="0070c0"/>
        </w:rPr>
      </w:pPr>
      <w:r w:rsidDel="00000000" w:rsidR="00000000" w:rsidRPr="00000000">
        <w:rPr>
          <w:i w:val="1"/>
          <w:color w:val="0070c0"/>
        </w:rPr>
        <w:drawing>
          <wp:inline distB="114300" distT="114300" distL="114300" distR="114300">
            <wp:extent cx="7081838" cy="4914900"/>
            <wp:effectExtent b="0" l="0" r="0" t="0"/>
            <wp:docPr id="3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1838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rPr/>
      </w:pPr>
      <w:bookmarkStart w:colFirst="0" w:colLast="0" w:name="_heading=h.uk4fiynfpdnz" w:id="7"/>
      <w:bookmarkEnd w:id="7"/>
      <w:r w:rsidDel="00000000" w:rsidR="00000000" w:rsidRPr="00000000">
        <w:rPr>
          <w:rtl w:val="0"/>
        </w:rPr>
        <w:t xml:space="preserve">Cấu trúc Front-end: Sử dụng Android Studio</w:t>
      </w:r>
    </w:p>
    <w:p w:rsidR="00000000" w:rsidDel="00000000" w:rsidP="00000000" w:rsidRDefault="00000000" w:rsidRPr="00000000" w14:paraId="00000084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GUI:</w:t>
      </w:r>
    </w:p>
    <w:p w:rsidR="00000000" w:rsidDel="00000000" w:rsidP="00000000" w:rsidRDefault="00000000" w:rsidRPr="00000000" w14:paraId="00000085">
      <w:pPr>
        <w:numPr>
          <w:ilvl w:val="0"/>
          <w:numId w:val="10"/>
        </w:numPr>
        <w:ind w:left="1440" w:hanging="360"/>
        <w:rPr/>
      </w:pPr>
      <w:r w:rsidDel="00000000" w:rsidR="00000000" w:rsidRPr="00000000">
        <w:rPr>
          <w:rtl w:val="0"/>
        </w:rPr>
        <w:t xml:space="preserve">Triển khai các thành phần giao diện như Activities, Layouts..</w:t>
      </w:r>
    </w:p>
    <w:p w:rsidR="00000000" w:rsidDel="00000000" w:rsidP="00000000" w:rsidRDefault="00000000" w:rsidRPr="00000000" w14:paraId="00000086">
      <w:pPr>
        <w:numPr>
          <w:ilvl w:val="0"/>
          <w:numId w:val="10"/>
        </w:numPr>
        <w:ind w:left="1440" w:hanging="360"/>
        <w:rPr/>
      </w:pPr>
      <w:r w:rsidDel="00000000" w:rsidR="00000000" w:rsidRPr="00000000">
        <w:rPr>
          <w:rtl w:val="0"/>
        </w:rPr>
        <w:t xml:space="preserve">XML Layouts: Xác định cấu trúc và giao diện của các thành phần UI (Views).</w:t>
      </w:r>
    </w:p>
    <w:p w:rsidR="00000000" w:rsidDel="00000000" w:rsidP="00000000" w:rsidRDefault="00000000" w:rsidRPr="00000000" w14:paraId="00000087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Controller: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Xử lý các user inputs và gọi các services để xử lý inputs.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Nhận response từ services để hiển thị dữ liệu.</w:t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Quản lý lifecycle, flow của ứng dụng.</w:t>
      </w:r>
    </w:p>
    <w:p w:rsidR="00000000" w:rsidDel="00000000" w:rsidP="00000000" w:rsidRDefault="00000000" w:rsidRPr="00000000" w14:paraId="0000008B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Service: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Nhận inputs từ Controller, thực hiện request HTTP để Back-end xử lý các business logic, retrieve dữ liệu, …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Nhận response từ Back-end và trả về cho Controller.</w:t>
      </w:r>
    </w:p>
    <w:p w:rsidR="00000000" w:rsidDel="00000000" w:rsidP="00000000" w:rsidRDefault="00000000" w:rsidRPr="00000000" w14:paraId="0000008E">
      <w:pPr>
        <w:pStyle w:val="Heading3"/>
        <w:rPr/>
      </w:pPr>
      <w:bookmarkStart w:colFirst="0" w:colLast="0" w:name="_heading=h.5e7z8bfx7fvk" w:id="8"/>
      <w:bookmarkEnd w:id="8"/>
      <w:r w:rsidDel="00000000" w:rsidR="00000000" w:rsidRPr="00000000">
        <w:rPr>
          <w:rtl w:val="0"/>
        </w:rPr>
        <w:t xml:space="preserve">Cấu trúc Back-end: Sử dụng Flask Python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Controller</w:t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Định dạng các routes và xử lý HTTP requests.</w:t>
      </w:r>
    </w:p>
    <w:p w:rsidR="00000000" w:rsidDel="00000000" w:rsidP="00000000" w:rsidRDefault="00000000" w:rsidRPr="00000000" w14:paraId="00000091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Phân tích các requests và gọi đến các services thích hợp.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Service: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SQLAlchemy trong Flask sử dụng để kết nối và tương tác với cơ sở dữ liệu.</w:t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Gọi các Third party APIs  nếu cần thiết.</w:t>
      </w:r>
    </w:p>
    <w:p w:rsidR="00000000" w:rsidDel="00000000" w:rsidP="00000000" w:rsidRDefault="00000000" w:rsidRPr="00000000" w14:paraId="00000095">
      <w:pPr>
        <w:pStyle w:val="Heading3"/>
        <w:rPr/>
      </w:pPr>
      <w:bookmarkStart w:colFirst="0" w:colLast="0" w:name="_heading=h.k5r10xfu3tac" w:id="9"/>
      <w:bookmarkEnd w:id="9"/>
      <w:r w:rsidDel="00000000" w:rsidR="00000000" w:rsidRPr="00000000">
        <w:rPr>
          <w:rtl w:val="0"/>
        </w:rPr>
        <w:t xml:space="preserve">Cấu trúc Database</w:t>
      </w:r>
    </w:p>
    <w:p w:rsidR="00000000" w:rsidDel="00000000" w:rsidP="00000000" w:rsidRDefault="00000000" w:rsidRPr="00000000" w14:paraId="00000096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Database:</w:t>
      </w:r>
    </w:p>
    <w:p w:rsidR="00000000" w:rsidDel="00000000" w:rsidP="00000000" w:rsidRDefault="00000000" w:rsidRPr="00000000" w14:paraId="00000097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Sử dụng MySQL để tạo bảng lưu trữ các loại dữ liệu và liên kết các mối quan hệ giữa các bảng dữ liệu.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numPr>
          <w:ilvl w:val="0"/>
          <w:numId w:val="9"/>
        </w:numPr>
        <w:spacing w:line="240" w:lineRule="auto"/>
        <w:ind w:left="432" w:hanging="432"/>
        <w:rPr/>
      </w:pPr>
      <w:bookmarkStart w:colFirst="0" w:colLast="0" w:name="_heading=h.2et92p0" w:id="10"/>
      <w:bookmarkEnd w:id="10"/>
      <w:r w:rsidDel="00000000" w:rsidR="00000000" w:rsidRPr="00000000">
        <w:rPr>
          <w:rtl w:val="0"/>
        </w:rPr>
        <w:t xml:space="preserve">Thiết kế dữ liệu</w:t>
      </w:r>
    </w:p>
    <w:p w:rsidR="00000000" w:rsidDel="00000000" w:rsidP="00000000" w:rsidRDefault="00000000" w:rsidRPr="00000000" w14:paraId="000000A4">
      <w:pPr>
        <w:pStyle w:val="Heading2"/>
        <w:numPr>
          <w:ilvl w:val="1"/>
          <w:numId w:val="9"/>
        </w:numPr>
        <w:spacing w:line="240" w:lineRule="auto"/>
        <w:ind w:left="576" w:hanging="576"/>
        <w:rPr/>
      </w:pPr>
      <w:bookmarkStart w:colFirst="0" w:colLast="0" w:name="_heading=h.tyjcwt" w:id="11"/>
      <w:bookmarkEnd w:id="11"/>
      <w:r w:rsidDel="00000000" w:rsidR="00000000" w:rsidRPr="00000000">
        <w:rPr>
          <w:rtl w:val="0"/>
        </w:rPr>
        <w:t xml:space="preserve">Sơ đồ dữ liệu</w:t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  <w:t xml:space="preserve">Sơ đồ mô tả dữ các thành phần dữ liệu và mối liên hệ giữa chúng tại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đây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  <w:sectPr>
          <w:type w:val="nextPage"/>
          <w:pgSz w:h="15840" w:w="12240" w:orient="portrait"/>
          <w:pgMar w:bottom="1080" w:top="1080" w:left="1080" w:right="1080" w:header="720" w:footer="720"/>
        </w:sectPr>
      </w:pPr>
      <w:r w:rsidDel="00000000" w:rsidR="00000000" w:rsidRPr="00000000">
        <w:rPr/>
        <w:drawing>
          <wp:inline distB="114300" distT="114300" distL="114300" distR="114300">
            <wp:extent cx="6086544" cy="6595561"/>
            <wp:effectExtent b="0" l="0" r="0" t="0"/>
            <wp:docPr id="3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544" cy="6595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/>
        <w:sectPr>
          <w:type w:val="nextPage"/>
          <w:pgSz w:h="15840" w:w="12240" w:orient="portrait"/>
          <w:pgMar w:bottom="1080" w:top="1080" w:left="1080" w:right="10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numPr>
          <w:ilvl w:val="1"/>
          <w:numId w:val="9"/>
        </w:numPr>
        <w:ind w:left="576" w:hanging="576"/>
        <w:rPr/>
      </w:pPr>
      <w:bookmarkStart w:colFirst="0" w:colLast="0" w:name="_heading=h.3dy6vkm" w:id="12"/>
      <w:bookmarkEnd w:id="12"/>
      <w:r w:rsidDel="00000000" w:rsidR="00000000" w:rsidRPr="00000000">
        <w:rPr>
          <w:rtl w:val="0"/>
        </w:rPr>
        <w:t xml:space="preserve">Đặc tả dữ liệu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576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420.0" w:type="dxa"/>
        <w:jc w:val="left"/>
        <w:tblInd w:w="576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2490"/>
        <w:gridCol w:w="2550"/>
        <w:gridCol w:w="3525"/>
        <w:tblGridChange w:id="0">
          <w:tblGrid>
            <w:gridCol w:w="855"/>
            <w:gridCol w:w="2490"/>
            <w:gridCol w:w="2550"/>
            <w:gridCol w:w="3525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Khóa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Thuộc tính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Kiểu dữ liệu và giá trị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Diễn giải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ID định danh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Tên tài khoản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hash mật khẩu tài khoản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Điểm học tập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Điểm xếp hạng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Kiểu người dùng (0:learner, 1:teacher, 2:admin, …)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phone_number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char(15)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Số điện thoại của người dùng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Email của người dùng</w:t>
            </w:r>
          </w:p>
        </w:tc>
      </w:tr>
    </w:tbl>
    <w:p w:rsidR="00000000" w:rsidDel="00000000" w:rsidP="00000000" w:rsidRDefault="00000000" w:rsidRPr="00000000" w14:paraId="000000D5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576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420.0" w:type="dxa"/>
        <w:jc w:val="left"/>
        <w:tblInd w:w="576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2490"/>
        <w:gridCol w:w="2550"/>
        <w:gridCol w:w="3525"/>
        <w:tblGridChange w:id="0">
          <w:tblGrid>
            <w:gridCol w:w="855"/>
            <w:gridCol w:w="2490"/>
            <w:gridCol w:w="2550"/>
            <w:gridCol w:w="3525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COMMUNITY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Khóa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Thuộc tính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Kiểu dữ liệu và giá trị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Diễn giải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community_id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danh của cộng đồng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char(100)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Tên cộng đồng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danh của người quản lý cộng đồng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nvarchar(400)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Mô tả cộng đồng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number_of_users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Số lượng người tham gia cộng đồng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date_created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Thời điểm thành lập cộng đồng</w:t>
            </w:r>
          </w:p>
        </w:tc>
      </w:tr>
    </w:tbl>
    <w:p w:rsidR="00000000" w:rsidDel="00000000" w:rsidP="00000000" w:rsidRDefault="00000000" w:rsidRPr="00000000" w14:paraId="000000F9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576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420.0" w:type="dxa"/>
        <w:jc w:val="left"/>
        <w:tblInd w:w="576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2490"/>
        <w:gridCol w:w="2550"/>
        <w:gridCol w:w="3525"/>
        <w:tblGridChange w:id="0">
          <w:tblGrid>
            <w:gridCol w:w="855"/>
            <w:gridCol w:w="2490"/>
            <w:gridCol w:w="2550"/>
            <w:gridCol w:w="3525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Khóa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Thuộc tính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Kiểu dữ liệu và giá trị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Diễn giải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PK, 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community_id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danh của cộng đồng mà bài đăng nằm trong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danh của bài đăng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danh của tác giả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nvarchar(1000)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Nội dung bài đăng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date_posted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ngày đăng bài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number_of_likes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số lượng thích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number_of_dislikes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số lượng không thích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number_of_views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số lượng người xem</w:t>
            </w:r>
          </w:p>
        </w:tc>
      </w:tr>
    </w:tbl>
    <w:p w:rsidR="00000000" w:rsidDel="00000000" w:rsidP="00000000" w:rsidRDefault="00000000" w:rsidRPr="00000000" w14:paraId="00000123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576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420.0" w:type="dxa"/>
        <w:jc w:val="left"/>
        <w:tblInd w:w="576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2490"/>
        <w:gridCol w:w="2550"/>
        <w:gridCol w:w="3525"/>
        <w:tblGridChange w:id="0">
          <w:tblGrid>
            <w:gridCol w:w="855"/>
            <w:gridCol w:w="2490"/>
            <w:gridCol w:w="2550"/>
            <w:gridCol w:w="3525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Khóa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Thuộc tính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Kiểu dữ liệu và giá trị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Diễn giải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comment_id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danh của  bình luận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PK, 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community_id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danh cộng đồng mà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PK, 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danh bài đăng được bình luận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danh của người bình luận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parent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Bình luận mà bình luận đang bình luận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Thời gian bình luận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nvarchar(300)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Nội dung bình luận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likes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Số lượng thích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dislikes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Số lượng không thích</w:t>
            </w:r>
          </w:p>
        </w:tc>
      </w:tr>
    </w:tbl>
    <w:p w:rsidR="00000000" w:rsidDel="00000000" w:rsidP="00000000" w:rsidRDefault="00000000" w:rsidRPr="00000000" w14:paraId="00000151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576" w:firstLine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420.0" w:type="dxa"/>
        <w:jc w:val="left"/>
        <w:tblInd w:w="576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2625"/>
        <w:gridCol w:w="2415"/>
        <w:gridCol w:w="3525"/>
        <w:tblGridChange w:id="0">
          <w:tblGrid>
            <w:gridCol w:w="855"/>
            <w:gridCol w:w="2625"/>
            <w:gridCol w:w="2415"/>
            <w:gridCol w:w="3525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VOCABULARY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Khóa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Thuộc tính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Kiểu dữ liệu và giá trị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Diễn giải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vocabulary_id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danh từ vựng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PK, 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danh người dùng mà chứa từ vựng trong note từ vựng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char(50)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Từ vựng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meaning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nvarchar(100)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Nghĩa của từ vựng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pronunciation_en_us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char(50)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Phiên âm anh-anh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pronunciation_en_uk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char(50)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Phiên âm anh-mỹ</w:t>
            </w:r>
          </w:p>
        </w:tc>
      </w:tr>
    </w:tbl>
    <w:p w:rsidR="00000000" w:rsidDel="00000000" w:rsidP="00000000" w:rsidRDefault="00000000" w:rsidRPr="00000000" w14:paraId="00000173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576" w:firstLine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420.0" w:type="dxa"/>
        <w:jc w:val="left"/>
        <w:tblInd w:w="576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2490"/>
        <w:gridCol w:w="2550"/>
        <w:gridCol w:w="3525"/>
        <w:tblGridChange w:id="0">
          <w:tblGrid>
            <w:gridCol w:w="855"/>
            <w:gridCol w:w="2490"/>
            <w:gridCol w:w="2550"/>
            <w:gridCol w:w="3525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MISTAKE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Khóa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Thuộc tính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Kiểu dữ liệu và giá trị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Diễn giải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mistake_id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danh lỗi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người dùng mắc lỗi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question_id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câu hỏi người dùng đã bị mắc lỗi khi trả lời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tutorial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nvarchar(400)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Hướng dẫn cách sửa lỗi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time_stamp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Thời điểm mắc lỗi</w:t>
            </w:r>
          </w:p>
        </w:tc>
      </w:tr>
    </w:tbl>
    <w:p w:rsidR="00000000" w:rsidDel="00000000" w:rsidP="00000000" w:rsidRDefault="00000000" w:rsidRPr="00000000" w14:paraId="00000191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576" w:firstLine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420.0" w:type="dxa"/>
        <w:jc w:val="left"/>
        <w:tblInd w:w="576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2490"/>
        <w:gridCol w:w="2550"/>
        <w:gridCol w:w="3525"/>
        <w:tblGridChange w:id="0">
          <w:tblGrid>
            <w:gridCol w:w="855"/>
            <w:gridCol w:w="2490"/>
            <w:gridCol w:w="2550"/>
            <w:gridCol w:w="3525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QUESTION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Khóa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Thuộc tính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Kiểu dữ liệu và giá trị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Diễn giải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question_id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danh câu hỏi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Điểm học tập nhận được khi trả lời đúng câu hỏi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nvarchar(500)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Nội dung câu hỏi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answer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char(500)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Đáp án cho câu hỏi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explanation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nvarchar(500)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Giải thích câu trả lời</w:t>
            </w:r>
          </w:p>
        </w:tc>
      </w:tr>
    </w:tbl>
    <w:p w:rsidR="00000000" w:rsidDel="00000000" w:rsidP="00000000" w:rsidRDefault="00000000" w:rsidRPr="00000000" w14:paraId="000001AF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576" w:firstLine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420.0" w:type="dxa"/>
        <w:jc w:val="left"/>
        <w:tblInd w:w="576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2490"/>
        <w:gridCol w:w="2550"/>
        <w:gridCol w:w="3525"/>
        <w:tblGridChange w:id="0">
          <w:tblGrid>
            <w:gridCol w:w="855"/>
            <w:gridCol w:w="2490"/>
            <w:gridCol w:w="2550"/>
            <w:gridCol w:w="3525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LESSON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Khóa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Thuộc tính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Kiểu dữ liệu và giá trị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Diễn giải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lesson_id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danh của bài học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danh của người đăng bài học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time_created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Thời điểm đăng bài học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Loại bài học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Điểm học tập nhận được hoàn thành bài học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popularity_score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Mức độ phổ biến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difficulty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Mức độ khó</w:t>
            </w:r>
          </w:p>
        </w:tc>
      </w:tr>
    </w:tbl>
    <w:p w:rsidR="00000000" w:rsidDel="00000000" w:rsidP="00000000" w:rsidRDefault="00000000" w:rsidRPr="00000000" w14:paraId="000001D5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left="576" w:firstLine="0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420.0" w:type="dxa"/>
        <w:jc w:val="left"/>
        <w:tblInd w:w="576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2490"/>
        <w:gridCol w:w="2550"/>
        <w:gridCol w:w="3525"/>
        <w:tblGridChange w:id="0">
          <w:tblGrid>
            <w:gridCol w:w="855"/>
            <w:gridCol w:w="2490"/>
            <w:gridCol w:w="2550"/>
            <w:gridCol w:w="3525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REVIEW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Khóa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Thuộc tính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Kiểu dữ liệu và giá trị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Diễn giải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PK, 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lesson_id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Mã định danh bài học được đánh giá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review_id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danh đánh giá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danh người dùng thực hiện đánh giá bài học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date_created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Thời điểm đánh giá bài học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Số sao người dùng đánh giá bài học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feedback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nvarchar(5000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Nội dung đánh giá bài học</w:t>
            </w:r>
          </w:p>
        </w:tc>
      </w:tr>
    </w:tbl>
    <w:p w:rsidR="00000000" w:rsidDel="00000000" w:rsidP="00000000" w:rsidRDefault="00000000" w:rsidRPr="00000000" w14:paraId="000001F7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ind w:left="576" w:firstLine="0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420.0" w:type="dxa"/>
        <w:jc w:val="left"/>
        <w:tblInd w:w="576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2490"/>
        <w:gridCol w:w="2550"/>
        <w:gridCol w:w="3525"/>
        <w:tblGridChange w:id="0">
          <w:tblGrid>
            <w:gridCol w:w="855"/>
            <w:gridCol w:w="2490"/>
            <w:gridCol w:w="2550"/>
            <w:gridCol w:w="3525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CONTEST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Khóa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Thuộc tính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Kiểu dữ liệu và giá trị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Diễn giải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contest_id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danh cuộc thi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người người tạo cuộc thi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contest_name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char(150)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Tên cuộc thi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difficulty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Độ khó của cuộc thi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time_created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Thời điểm tạo ra cuộc thi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time_begin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Thời gian bắt đầu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duration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Thời lượng cuộc thi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number_of_registers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Lượng người tham gia</w:t>
            </w:r>
          </w:p>
        </w:tc>
      </w:tr>
    </w:tbl>
    <w:p w:rsidR="00000000" w:rsidDel="00000000" w:rsidP="00000000" w:rsidRDefault="00000000" w:rsidRPr="00000000" w14:paraId="00000221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ind w:left="576" w:firstLine="0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420.0" w:type="dxa"/>
        <w:jc w:val="left"/>
        <w:tblInd w:w="576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2490"/>
        <w:gridCol w:w="2550"/>
        <w:gridCol w:w="3525"/>
        <w:tblGridChange w:id="0">
          <w:tblGrid>
            <w:gridCol w:w="855"/>
            <w:gridCol w:w="2490"/>
            <w:gridCol w:w="2550"/>
            <w:gridCol w:w="3525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LESSON_COMPLETION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Khóa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Thuộc tính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Kiểu dữ liệu và giá trị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Diễn giải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PK, 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danh người dùng đã hoàn thành bài học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PK, 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lesson_id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danh bài học mà người dùng hoàn thành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time_completed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Lượng thời gian cần để hoàn thành bài học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has_review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Người dùng có đánh giá bài học hay không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score_received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Tổng điểm học tập nhận được</w:t>
            </w:r>
          </w:p>
        </w:tc>
      </w:tr>
    </w:tbl>
    <w:p w:rsidR="00000000" w:rsidDel="00000000" w:rsidP="00000000" w:rsidRDefault="00000000" w:rsidRPr="00000000" w14:paraId="0000023F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ind w:left="576" w:firstLine="0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420.0" w:type="dxa"/>
        <w:jc w:val="left"/>
        <w:tblInd w:w="576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2490"/>
        <w:gridCol w:w="2550"/>
        <w:gridCol w:w="3525"/>
        <w:tblGridChange w:id="0">
          <w:tblGrid>
            <w:gridCol w:w="855"/>
            <w:gridCol w:w="2490"/>
            <w:gridCol w:w="2550"/>
            <w:gridCol w:w="3525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COMUNITY_MEMBERSHIP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Khóa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Thuộc tính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Kiểu dữ liệu và giá trị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Diễn giải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community_id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danh cộng đồng mà người dùng tham gia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jc w:val="left"/>
              <w:rPr/>
            </w:pPr>
            <w:sdt>
              <w:sdtPr>
                <w:tag w:val="goog_rdk_1"/>
              </w:sdtPr>
              <w:sdtContent>
                <w:ins w:author="Phan Văn Hoàng" w:id="0" w:date="2023-12-12T14:55:16Z">
                  <w:r w:rsidDel="00000000" w:rsidR="00000000" w:rsidRPr="00000000">
                    <w:rPr>
                      <w:rtl w:val="0"/>
                    </w:rPr>
                    <w:t xml:space="preserve">PK</w:t>
                  </w:r>
                </w:ins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danh người dùng tham gia cộng đồng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date_joined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Thời gian tham gia cộng đồng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Vai trò trong cộng đồng</w:t>
            </w:r>
          </w:p>
        </w:tc>
      </w:tr>
    </w:tbl>
    <w:p w:rsidR="00000000" w:rsidDel="00000000" w:rsidP="00000000" w:rsidRDefault="00000000" w:rsidRPr="00000000" w14:paraId="00000259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ind w:left="576" w:firstLine="0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420.0" w:type="dxa"/>
        <w:jc w:val="left"/>
        <w:tblInd w:w="576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2490"/>
        <w:gridCol w:w="2550"/>
        <w:gridCol w:w="3525"/>
        <w:tblGridChange w:id="0">
          <w:tblGrid>
            <w:gridCol w:w="855"/>
            <w:gridCol w:w="2490"/>
            <w:gridCol w:w="2550"/>
            <w:gridCol w:w="3525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LESSON_QUESTION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Khóa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Thuộc tính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Kiểu dữ liệu và giá trị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Diễn giải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PK, 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lesson_id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danh bài học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PK, 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question_id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danh của câu hỏi nằm trong bài học</w:t>
            </w:r>
          </w:p>
        </w:tc>
      </w:tr>
    </w:tbl>
    <w:p w:rsidR="00000000" w:rsidDel="00000000" w:rsidP="00000000" w:rsidRDefault="00000000" w:rsidRPr="00000000" w14:paraId="0000026B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ind w:left="576" w:firstLine="0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420.0" w:type="dxa"/>
        <w:jc w:val="left"/>
        <w:tblInd w:w="576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2490"/>
        <w:gridCol w:w="2550"/>
        <w:gridCol w:w="3525"/>
        <w:tblGridChange w:id="0">
          <w:tblGrid>
            <w:gridCol w:w="855"/>
            <w:gridCol w:w="2490"/>
            <w:gridCol w:w="2550"/>
            <w:gridCol w:w="3525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CONTEST_QUESTION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Khóa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Thuộc tính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Kiểu dữ liệu và giá trị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Diễn giải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PK, 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contest_id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danh cuộc thi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PK, 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question_id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danh câu hỏi nằm trong cuộc thi </w:t>
            </w:r>
          </w:p>
        </w:tc>
      </w:tr>
    </w:tbl>
    <w:p w:rsidR="00000000" w:rsidDel="00000000" w:rsidP="00000000" w:rsidRDefault="00000000" w:rsidRPr="00000000" w14:paraId="0000027D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ind w:left="576" w:firstLine="0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420.0" w:type="dxa"/>
        <w:jc w:val="left"/>
        <w:tblInd w:w="576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2490"/>
        <w:gridCol w:w="2550"/>
        <w:gridCol w:w="3525"/>
        <w:tblGridChange w:id="0">
          <w:tblGrid>
            <w:gridCol w:w="855"/>
            <w:gridCol w:w="2490"/>
            <w:gridCol w:w="2550"/>
            <w:gridCol w:w="3525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CONTEST_PARTICIPATION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Khóa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Thuộc tính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Kiểu dữ liệu và giá trị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Diễn giải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PK, 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contest_id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danh cuộc thi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PK, 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participant_id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danh người tham gia cuộc thi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total_score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Kết quả (điểm đạt được)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time_participated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Thời gian người dùng tham gia cuộc thi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rank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Số thứ tự trên bảng xếp hạng</w:t>
            </w:r>
          </w:p>
        </w:tc>
      </w:tr>
    </w:tbl>
    <w:p w:rsidR="00000000" w:rsidDel="00000000" w:rsidP="00000000" w:rsidRDefault="00000000" w:rsidRPr="00000000" w14:paraId="0000029B">
      <w:pPr>
        <w:ind w:left="576" w:firstLine="0"/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420.0" w:type="dxa"/>
        <w:jc w:val="left"/>
        <w:tblInd w:w="576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2490"/>
        <w:gridCol w:w="2550"/>
        <w:gridCol w:w="3525"/>
        <w:tblGridChange w:id="0">
          <w:tblGrid>
            <w:gridCol w:w="855"/>
            <w:gridCol w:w="2490"/>
            <w:gridCol w:w="2550"/>
            <w:gridCol w:w="3525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ACHIEVEMENT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Khóa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Thuộc tính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Kiểu dữ liệu và giá trị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Diễn giải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achievement_id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danh thành tựu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achievement_name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Tên thành tựu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char(200)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Yêu cầu đạt được thành tựu</w:t>
            </w:r>
          </w:p>
        </w:tc>
      </w:tr>
    </w:tbl>
    <w:p w:rsidR="00000000" w:rsidDel="00000000" w:rsidP="00000000" w:rsidRDefault="00000000" w:rsidRPr="00000000" w14:paraId="000002B0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ind w:left="576" w:firstLine="0"/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420.0" w:type="dxa"/>
        <w:jc w:val="left"/>
        <w:tblInd w:w="576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2490"/>
        <w:gridCol w:w="2550"/>
        <w:gridCol w:w="3525"/>
        <w:tblGridChange w:id="0">
          <w:tblGrid>
            <w:gridCol w:w="855"/>
            <w:gridCol w:w="2490"/>
            <w:gridCol w:w="2550"/>
            <w:gridCol w:w="3525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USER_ACHIEVEMENT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Khóa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Thuộc tính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Kiểu dữ liệu và giá trị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Diễn giải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PK, 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danh người dùng đạt thành tựu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PK, 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achievement_id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danh thành tựu đạt được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date_achieved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Ngày đạt được thành tựu</w:t>
            </w:r>
          </w:p>
        </w:tc>
      </w:tr>
    </w:tbl>
    <w:p w:rsidR="00000000" w:rsidDel="00000000" w:rsidP="00000000" w:rsidRDefault="00000000" w:rsidRPr="00000000" w14:paraId="000002C6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ind w:left="576" w:firstLine="0"/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420.0" w:type="dxa"/>
        <w:jc w:val="left"/>
        <w:tblInd w:w="576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2490"/>
        <w:gridCol w:w="2550"/>
        <w:gridCol w:w="3525"/>
        <w:tblGridChange w:id="0">
          <w:tblGrid>
            <w:gridCol w:w="855"/>
            <w:gridCol w:w="2490"/>
            <w:gridCol w:w="2550"/>
            <w:gridCol w:w="3525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NOTIFICATION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Khóa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Thuộc tính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Kiểu dữ liệu và giá trị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Diễn giải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notification_id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danh thông báo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PK, 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danh người dùng nhận thông báo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notification_time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Thời gian nhận thông báo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nvarchar(300)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Nội dung thông báo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viewed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boolean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Thông báo đã được xem hoặc chưa</w:t>
            </w:r>
          </w:p>
        </w:tc>
      </w:tr>
    </w:tbl>
    <w:p w:rsidR="00000000" w:rsidDel="00000000" w:rsidP="00000000" w:rsidRDefault="00000000" w:rsidRPr="00000000" w14:paraId="000002E4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ind w:left="576" w:firstLine="0"/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9420.0" w:type="dxa"/>
        <w:jc w:val="left"/>
        <w:tblInd w:w="576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2490"/>
        <w:gridCol w:w="2550"/>
        <w:gridCol w:w="3525"/>
        <w:tblGridChange w:id="0">
          <w:tblGrid>
            <w:gridCol w:w="855"/>
            <w:gridCol w:w="2490"/>
            <w:gridCol w:w="2550"/>
            <w:gridCol w:w="3525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COMMUNITY_MEMBERSHIP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Khóa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Thuộc tính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Kiểu dữ liệu và giá trị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Diễn giải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PK, 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community_id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danh cộng đồng</w:t>
            </w:r>
          </w:p>
        </w:tc>
      </w:tr>
      <w:tr>
        <w:trPr>
          <w:cantSplit w:val="0"/>
          <w:trHeight w:val="804.62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PK, 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char(32)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Mã định danh người dùng tham gia cộng đồng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date_joined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Thời gian tham gia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Vai trò trong cộng đồng</w:t>
            </w:r>
          </w:p>
        </w:tc>
      </w:tr>
    </w:tbl>
    <w:p w:rsidR="00000000" w:rsidDel="00000000" w:rsidP="00000000" w:rsidRDefault="00000000" w:rsidRPr="00000000" w14:paraId="000002FE">
      <w:pPr>
        <w:ind w:left="0" w:firstLine="0"/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080" w:top="1080" w:left="1080" w:right="108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both"/>
      <w:rPr>
        <w:rFonts w:ascii="Cambria" w:cs="Cambria" w:eastAsia="Cambria" w:hAnsi="Cambria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3"/>
      <w:tblW w:w="10080.0" w:type="dxa"/>
      <w:jc w:val="left"/>
      <w:tblBorders>
        <w:top w:color="0070c0" w:space="0" w:sz="4" w:val="single"/>
      </w:tblBorders>
      <w:tblLayout w:type="fixed"/>
      <w:tblLook w:val="0400"/>
    </w:tblPr>
    <w:tblGrid>
      <w:gridCol w:w="9072"/>
      <w:gridCol w:w="1008"/>
      <w:tblGridChange w:id="0">
        <w:tblGrid>
          <w:gridCol w:w="9072"/>
          <w:gridCol w:w="1008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30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ĐH Khoa học Tự nhiên TPHCM | Bộ môn Công nghệ phần mềm</w:t>
          </w:r>
        </w:p>
      </w:tc>
      <w:tc>
        <w:tcPr>
          <w:shd w:fill="0070c0" w:val="clear"/>
        </w:tcPr>
        <w:p w:rsidR="00000000" w:rsidDel="00000000" w:rsidP="00000000" w:rsidRDefault="00000000" w:rsidRPr="00000000" w14:paraId="0000030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center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ffffff"/>
              <w:sz w:val="26"/>
              <w:szCs w:val="2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0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both"/>
      <w:rPr>
        <w:rFonts w:ascii="Cambria" w:cs="Cambria" w:eastAsia="Cambria" w:hAnsi="Cambria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F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both"/>
      <w:rPr>
        <w:rFonts w:ascii="Cambria" w:cs="Cambria" w:eastAsia="Cambria" w:hAnsi="Cambria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2"/>
      <w:tblW w:w="10080.0" w:type="dxa"/>
      <w:jc w:val="left"/>
      <w:tblBorders>
        <w:bottom w:color="0070c0" w:space="0" w:sz="4" w:val="single"/>
      </w:tblBorders>
      <w:tblLayout w:type="fixed"/>
      <w:tblLook w:val="0400"/>
    </w:tblPr>
    <w:tblGrid>
      <w:gridCol w:w="6121"/>
      <w:gridCol w:w="3959"/>
      <w:tblGridChange w:id="0">
        <w:tblGrid>
          <w:gridCol w:w="6121"/>
          <w:gridCol w:w="3959"/>
        </w:tblGrid>
      </w:tblGridChange>
    </w:tblGrid>
    <w:tr>
      <w:trPr>
        <w:cantSplit w:val="0"/>
        <w:trHeight w:val="198" w:hRule="atLeast"/>
        <w:tblHeader w:val="0"/>
      </w:trPr>
      <w:tc>
        <w:tcPr>
          <w:shd w:fill="0070c0" w:val="clear"/>
        </w:tcPr>
        <w:p w:rsidR="00000000" w:rsidDel="00000000" w:rsidP="00000000" w:rsidRDefault="00000000" w:rsidRPr="00000000" w14:paraId="0000030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ffffff"/>
              <w:sz w:val="26"/>
              <w:szCs w:val="2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ffffff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Nhập môn công nghệ phần mềm</w:t>
          </w:r>
        </w:p>
      </w:tc>
      <w:tc>
        <w:tcPr/>
        <w:p w:rsidR="00000000" w:rsidDel="00000000" w:rsidP="00000000" w:rsidRDefault="00000000" w:rsidRPr="00000000" w14:paraId="0000030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righ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Tài liệu thiết kế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0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both"/>
      <w:rPr>
        <w:rFonts w:ascii="Cambria" w:cs="Cambria" w:eastAsia="Cambria" w:hAnsi="Cambria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decimal"/>
      <w:lvlText w:val="%1"/>
      <w:lvlJc w:val="left"/>
      <w:pPr>
        <w:ind w:left="432" w:hanging="432"/>
      </w:pPr>
      <w:rPr>
        <w:sz w:val="96"/>
        <w:szCs w:val="96"/>
      </w:rPr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6"/>
        <w:szCs w:val="26"/>
        <w:lang w:val="en-US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432" w:hanging="432"/>
    </w:pPr>
    <w:rPr>
      <w:b w:val="1"/>
      <w:color w:val="0070c0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ind w:left="576" w:hanging="576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720" w:hanging="720"/>
    </w:pPr>
    <w:rPr>
      <w:b w:val="1"/>
      <w:i w:val="1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  <w:ind w:left="864" w:hanging="864"/>
    </w:pPr>
    <w:rPr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  <w:ind w:left="1008" w:hanging="1008"/>
    </w:pPr>
    <w:rPr>
      <w:color w:val="36609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  <w:ind w:left="1152" w:hanging="1152"/>
    </w:pPr>
    <w:rPr>
      <w:color w:val="243f61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7D2F84"/>
    <w:pPr>
      <w:spacing w:after="0" w:before="0" w:line="360" w:lineRule="auto"/>
      <w:jc w:val="both"/>
    </w:pPr>
    <w:rPr>
      <w:rFonts w:asciiTheme="majorHAnsi" w:hAnsiTheme="majorHAnsi"/>
      <w:sz w:val="26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E84013"/>
    <w:pPr>
      <w:keepNext w:val="1"/>
      <w:keepLines w:val="1"/>
      <w:numPr>
        <w:numId w:val="27"/>
      </w:numPr>
      <w:outlineLvl w:val="0"/>
    </w:pPr>
    <w:rPr>
      <w:rFonts w:cstheme="majorBidi" w:eastAsiaTheme="majorEastAsia"/>
      <w:b w:val="1"/>
      <w:bCs w:val="1"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C20E39"/>
    <w:pPr>
      <w:keepNext w:val="1"/>
      <w:keepLines w:val="1"/>
      <w:numPr>
        <w:ilvl w:val="1"/>
        <w:numId w:val="27"/>
      </w:numPr>
      <w:outlineLvl w:val="1"/>
    </w:pPr>
    <w:rPr>
      <w:rFonts w:cstheme="majorBidi" w:eastAsiaTheme="majorEastAsia"/>
      <w:b w:val="1"/>
      <w:bCs w:val="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D316C1"/>
    <w:pPr>
      <w:keepNext w:val="1"/>
      <w:keepLines w:val="1"/>
      <w:numPr>
        <w:ilvl w:val="2"/>
        <w:numId w:val="27"/>
      </w:numPr>
      <w:outlineLvl w:val="2"/>
    </w:pPr>
    <w:rPr>
      <w:rFonts w:cstheme="majorBidi" w:eastAsiaTheme="majorEastAsia"/>
      <w:b w:val="1"/>
      <w:bCs w:val="1"/>
      <w:i w:val="1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9B1018"/>
    <w:pPr>
      <w:keepNext w:val="1"/>
      <w:keepLines w:val="1"/>
      <w:numPr>
        <w:ilvl w:val="3"/>
        <w:numId w:val="27"/>
      </w:numPr>
      <w:spacing w:before="200"/>
      <w:outlineLvl w:val="3"/>
    </w:pPr>
    <w:rPr>
      <w:rFonts w:cstheme="majorBidi" w:eastAsiaTheme="majorEastAsia"/>
      <w:b w:val="1"/>
      <w:bCs w:val="1"/>
      <w:i w:val="1"/>
      <w:iCs w:val="1"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E84013"/>
    <w:pPr>
      <w:keepNext w:val="1"/>
      <w:keepLines w:val="1"/>
      <w:numPr>
        <w:ilvl w:val="4"/>
        <w:numId w:val="27"/>
      </w:numPr>
      <w:spacing w:before="40"/>
      <w:outlineLvl w:val="4"/>
    </w:pPr>
    <w:rPr>
      <w:rFonts w:cstheme="majorBidi" w:eastAsiaTheme="majorEastAsia"/>
      <w:color w:val="365f9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E84013"/>
    <w:pPr>
      <w:keepNext w:val="1"/>
      <w:keepLines w:val="1"/>
      <w:numPr>
        <w:ilvl w:val="5"/>
        <w:numId w:val="27"/>
      </w:numPr>
      <w:spacing w:before="40"/>
      <w:outlineLvl w:val="5"/>
    </w:pPr>
    <w:rPr>
      <w:rFonts w:cstheme="majorBidi" w:eastAsiaTheme="majorEastAsia"/>
      <w:color w:val="243f60" w:themeColor="accent1" w:themeShade="00007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E84013"/>
    <w:pPr>
      <w:keepNext w:val="1"/>
      <w:keepLines w:val="1"/>
      <w:numPr>
        <w:ilvl w:val="6"/>
        <w:numId w:val="27"/>
      </w:numPr>
      <w:spacing w:before="40"/>
      <w:outlineLvl w:val="6"/>
    </w:pPr>
    <w:rPr>
      <w:rFonts w:cstheme="majorBidi" w:eastAsiaTheme="majorEastAsia"/>
      <w:i w:val="1"/>
      <w:iCs w:val="1"/>
      <w:color w:val="243f60" w:themeColor="accent1" w:themeShade="00007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E84013"/>
    <w:pPr>
      <w:keepNext w:val="1"/>
      <w:keepLines w:val="1"/>
      <w:numPr>
        <w:ilvl w:val="7"/>
        <w:numId w:val="27"/>
      </w:numPr>
      <w:spacing w:before="40"/>
      <w:outlineLvl w:val="7"/>
    </w:pPr>
    <w:rPr>
      <w:rFonts w:cstheme="majorBidi" w:eastAsiaTheme="majorEastAsia"/>
      <w:color w:val="272727" w:themeColor="text1" w:themeTint="0000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E84013"/>
    <w:pPr>
      <w:keepNext w:val="1"/>
      <w:keepLines w:val="1"/>
      <w:numPr>
        <w:ilvl w:val="8"/>
        <w:numId w:val="27"/>
      </w:numPr>
      <w:spacing w:before="40"/>
      <w:outlineLvl w:val="8"/>
    </w:pPr>
    <w:rPr>
      <w:rFonts w:cstheme="majorBidi" w:eastAsiaTheme="majorEastAsia"/>
      <w:i w:val="1"/>
      <w:iCs w:val="1"/>
      <w:color w:val="272727" w:themeColor="text1" w:themeTint="0000D8"/>
      <w:sz w:val="21"/>
      <w:szCs w:val="2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A54510"/>
    <w:pPr>
      <w:tabs>
        <w:tab w:val="center" w:pos="4680"/>
        <w:tab w:val="right" w:pos="9360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 w:val="1"/>
    <w:rsid w:val="00A54510"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A54510"/>
    <w:pPr>
      <w:spacing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A54510"/>
    <w:rPr>
      <w:rFonts w:ascii="Tahoma" w:cs="Tahoma" w:hAnsi="Tahoma"/>
      <w:sz w:val="16"/>
      <w:szCs w:val="16"/>
    </w:rPr>
  </w:style>
  <w:style w:type="character" w:styleId="Heading1Char" w:customStyle="1">
    <w:name w:val="Heading 1 Char"/>
    <w:basedOn w:val="DefaultParagraphFont"/>
    <w:link w:val="Heading1"/>
    <w:uiPriority w:val="9"/>
    <w:rsid w:val="00E84013"/>
    <w:rPr>
      <w:rFonts w:asciiTheme="majorHAnsi" w:cstheme="majorBidi" w:eastAsiaTheme="majorEastAsia" w:hAnsiTheme="majorHAnsi"/>
      <w:b w:val="1"/>
      <w:bCs w:val="1"/>
      <w:color w:val="0070c0"/>
      <w:sz w:val="44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C20E39"/>
    <w:rPr>
      <w:rFonts w:asciiTheme="majorHAnsi" w:cstheme="majorBidi" w:eastAsiaTheme="majorEastAsia" w:hAnsiTheme="majorHAnsi"/>
      <w:b w:val="1"/>
      <w:bCs w:val="1"/>
      <w:sz w:val="32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D316C1"/>
    <w:rPr>
      <w:rFonts w:asciiTheme="majorHAnsi" w:cstheme="majorBidi" w:eastAsiaTheme="majorEastAsia" w:hAnsiTheme="majorHAnsi"/>
      <w:b w:val="1"/>
      <w:bCs w:val="1"/>
      <w:i w:val="1"/>
      <w:sz w:val="26"/>
    </w:rPr>
  </w:style>
  <w:style w:type="paragraph" w:styleId="ListParagraph">
    <w:name w:val="List Paragraph"/>
    <w:basedOn w:val="Normal"/>
    <w:uiPriority w:val="34"/>
    <w:qFormat w:val="1"/>
    <w:rsid w:val="00C05253"/>
    <w:pPr>
      <w:ind w:left="720"/>
      <w:contextualSpacing w:val="1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025192"/>
    <w:pPr>
      <w:spacing w:before="480"/>
      <w:outlineLvl w:val="9"/>
    </w:pPr>
    <w:rPr>
      <w:color w:val="365f91" w:themeColor="accent1" w:themeShade="0000BF"/>
      <w:lang w:eastAsia="ja-JP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5E4619"/>
    <w:pPr>
      <w:tabs>
        <w:tab w:val="right" w:leader="dot" w:pos="9350"/>
      </w:tabs>
    </w:pPr>
    <w:rPr>
      <w:b w:val="1"/>
    </w:rPr>
  </w:style>
  <w:style w:type="paragraph" w:styleId="TOC2">
    <w:name w:val="toc 2"/>
    <w:basedOn w:val="Normal"/>
    <w:next w:val="Normal"/>
    <w:autoRedefine w:val="1"/>
    <w:uiPriority w:val="39"/>
    <w:unhideWhenUsed w:val="1"/>
    <w:rsid w:val="00025192"/>
    <w:pPr>
      <w:ind w:left="216"/>
    </w:pPr>
  </w:style>
  <w:style w:type="character" w:styleId="Hyperlink">
    <w:name w:val="Hyperlink"/>
    <w:basedOn w:val="DefaultParagraphFont"/>
    <w:uiPriority w:val="99"/>
    <w:unhideWhenUsed w:val="1"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 w:val="1"/>
    <w:qFormat w:val="1"/>
    <w:rsid w:val="005D1892"/>
    <w:pPr>
      <w:spacing w:after="200" w:line="240" w:lineRule="auto"/>
    </w:pPr>
    <w:rPr>
      <w:bCs w:val="1"/>
      <w:sz w:val="20"/>
      <w:szCs w:val="18"/>
    </w:rPr>
  </w:style>
  <w:style w:type="paragraph" w:styleId="TOC3">
    <w:name w:val="toc 3"/>
    <w:basedOn w:val="Normal"/>
    <w:next w:val="Normal"/>
    <w:autoRedefine w:val="1"/>
    <w:uiPriority w:val="39"/>
    <w:unhideWhenUsed w:val="1"/>
    <w:rsid w:val="000C46D0"/>
    <w:pPr>
      <w:tabs>
        <w:tab w:val="right" w:leader="dot" w:pos="9350"/>
      </w:tabs>
      <w:ind w:left="432"/>
    </w:pPr>
    <w:rPr>
      <w:noProof w:val="1"/>
    </w:rPr>
  </w:style>
  <w:style w:type="paragraph" w:styleId="FootnoteText">
    <w:name w:val="footnote text"/>
    <w:basedOn w:val="Normal"/>
    <w:link w:val="FootnoteTextChar"/>
    <w:uiPriority w:val="99"/>
    <w:semiHidden w:val="1"/>
    <w:unhideWhenUsed w:val="1"/>
    <w:rsid w:val="002A2A44"/>
    <w:pPr>
      <w:spacing w:line="240" w:lineRule="auto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 w:val="1"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1"/>
    <w:unhideWhenUsed w:val="1"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 w:val="1"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after="0" w:before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eading4Char" w:customStyle="1">
    <w:name w:val="Heading 4 Char"/>
    <w:basedOn w:val="DefaultParagraphFont"/>
    <w:link w:val="Heading4"/>
    <w:uiPriority w:val="9"/>
    <w:rsid w:val="009B1018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paragraph" w:styleId="TOC4">
    <w:name w:val="toc 4"/>
    <w:basedOn w:val="Normal"/>
    <w:next w:val="Normal"/>
    <w:autoRedefine w:val="1"/>
    <w:uiPriority w:val="39"/>
    <w:unhideWhenUsed w:val="1"/>
    <w:rsid w:val="00E1012B"/>
    <w:pPr>
      <w:spacing w:after="100"/>
      <w:ind w:left="780"/>
    </w:p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E84013"/>
    <w:rPr>
      <w:rFonts w:asciiTheme="majorHAnsi" w:cstheme="majorBidi" w:eastAsiaTheme="majorEastAsia" w:hAnsiTheme="majorHAnsi"/>
      <w:color w:val="365f91" w:themeColor="accent1" w:themeShade="0000BF"/>
      <w:sz w:val="26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E84013"/>
    <w:rPr>
      <w:rFonts w:asciiTheme="majorHAnsi" w:cstheme="majorBidi" w:eastAsiaTheme="majorEastAsia" w:hAnsiTheme="majorHAnsi"/>
      <w:color w:val="243f60" w:themeColor="accent1" w:themeShade="00007F"/>
      <w:sz w:val="2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E84013"/>
    <w:rPr>
      <w:rFonts w:asciiTheme="majorHAnsi" w:cstheme="majorBidi" w:eastAsiaTheme="majorEastAsia" w:hAnsiTheme="majorHAnsi"/>
      <w:i w:val="1"/>
      <w:iCs w:val="1"/>
      <w:color w:val="243f60" w:themeColor="accent1" w:themeShade="00007F"/>
      <w:sz w:val="2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E84013"/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E84013"/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hyperlink" Target="https://group02englishapp.atlassian.net/jira/core/projects/GE/timeline" TargetMode="External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customXml" Target="../customXML/item1.xml"/><Relationship Id="rId18" Type="http://schemas.openxmlformats.org/officeDocument/2006/relationships/hyperlink" Target="https://app.diagrams.net/#G10-aSUB08LRBz7B_KQh4FCC5gp-fT1DvR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zE0IRcVkZ7YZCbilrOz8zxono6g==">CgMxLjAaGgoBMBIVChMIBCoPCgtBQUFCQ1FRM1lGYxABGhoKATESFQoTCAQqDwoLQUFBQkNRUTNZRmMQATIIaC5namRneHMyCWguMzBqMHpsbDIOaC45NDJ3NjA1YWx2b2gyCWguMWZvYjl0ZTIOaC5lMWJndmRuZTI1amoyDmguNDR0Mm9wNmxqcHNiMgloLjN6bnlzaDcyDmgudWs0Zml5bmZwZG56Mg5oLjVlN3o4YmZ4N2Z2azIOaC5rNXIxMHhmdTN0YWMyCWguMmV0OTJwMDIIaC50eWpjd3QyCWguM2R5NnZrbTgAaigKFHN1Z2dlc3QuNzltOWkzbnJnY2tpEhBQaGFuIFbEg24gSG/DoG5nciExMjgxeG9NUHktMDRKb1NfelQzVEdOVlVjR2pQeGtTbD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2019-11-27T08:45:00Z</dcterms:created>
  <dc:creator>tdquang7@gmail.com</dc:creator>
</cp:coreProperties>
</file>